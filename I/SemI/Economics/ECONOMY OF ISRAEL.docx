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right="-360"/>
        <w:contextualSpacing w:val="0"/>
        <w:rPr>
          <w:rFonts w:ascii="Bitter" w:cs="Bitter" w:eastAsia="Bitter" w:hAnsi="Bitter"/>
          <w:b w:val="1"/>
          <w:color w:val="404040"/>
          <w:sz w:val="180"/>
          <w:szCs w:val="180"/>
          <w:highlight w:val="white"/>
        </w:rPr>
      </w:pPr>
      <w:r w:rsidDel="00000000" w:rsidR="00000000" w:rsidRPr="00000000">
        <w:rPr>
          <w:rFonts w:ascii="Bitter" w:cs="Bitter" w:eastAsia="Bitter" w:hAnsi="Bitter"/>
          <w:b w:val="1"/>
          <w:color w:val="404040"/>
          <w:sz w:val="180"/>
          <w:szCs w:val="180"/>
          <w:highlight w:val="white"/>
          <w:rtl w:val="0"/>
        </w:rPr>
        <w:t xml:space="preserve">ECONOMY</w:t>
      </w:r>
    </w:p>
    <w:p w:rsidR="00000000" w:rsidDel="00000000" w:rsidP="00000000" w:rsidRDefault="00000000" w:rsidRPr="00000000">
      <w:pPr>
        <w:ind w:right="-360"/>
        <w:contextualSpacing w:val="0"/>
        <w:rPr>
          <w:rFonts w:ascii="Bitter" w:cs="Bitter" w:eastAsia="Bitter" w:hAnsi="Bitter"/>
          <w:b w:val="1"/>
          <w:color w:val="404040"/>
          <w:sz w:val="180"/>
          <w:szCs w:val="180"/>
          <w:highlight w:val="white"/>
        </w:rPr>
      </w:pPr>
      <w:r w:rsidDel="00000000" w:rsidR="00000000" w:rsidRPr="00000000">
        <w:rPr>
          <w:rFonts w:ascii="Bitter" w:cs="Bitter" w:eastAsia="Bitter" w:hAnsi="Bitter"/>
          <w:b w:val="1"/>
          <w:color w:val="404040"/>
          <w:sz w:val="180"/>
          <w:szCs w:val="180"/>
          <w:highlight w:val="white"/>
          <w:rtl w:val="0"/>
        </w:rPr>
        <w:t xml:space="preserve">       OF</w:t>
      </w:r>
    </w:p>
    <w:p w:rsidR="00000000" w:rsidDel="00000000" w:rsidP="00000000" w:rsidRDefault="00000000" w:rsidRPr="00000000">
      <w:pPr>
        <w:ind w:right="-360"/>
        <w:contextualSpacing w:val="0"/>
        <w:rPr>
          <w:rFonts w:ascii="Bitter" w:cs="Bitter" w:eastAsia="Bitter" w:hAnsi="Bitter"/>
          <w:b w:val="1"/>
          <w:color w:val="404040"/>
          <w:sz w:val="180"/>
          <w:szCs w:val="180"/>
          <w:highlight w:val="white"/>
        </w:rPr>
      </w:pPr>
      <w:r w:rsidDel="00000000" w:rsidR="00000000" w:rsidRPr="00000000">
        <w:rPr>
          <w:rFonts w:ascii="Bitter" w:cs="Bitter" w:eastAsia="Bitter" w:hAnsi="Bitter"/>
          <w:b w:val="1"/>
          <w:color w:val="404040"/>
          <w:sz w:val="180"/>
          <w:szCs w:val="180"/>
          <w:highlight w:val="white"/>
          <w:rtl w:val="0"/>
        </w:rPr>
        <w:t xml:space="preserve">   ISRAEL</w:t>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ind w:left="0" w:firstLine="0"/>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Bitter" w:cs="Bitter" w:eastAsia="Bitter" w:hAnsi="Bitter"/>
          <w:b w:val="1"/>
          <w:color w:val="404040"/>
          <w:sz w:val="28"/>
          <w:szCs w:val="28"/>
          <w:highlight w:val="white"/>
        </w:rPr>
      </w:pPr>
      <w:r w:rsidDel="00000000" w:rsidR="00000000" w:rsidRPr="00000000">
        <w:rPr>
          <w:rtl w:val="0"/>
        </w:rPr>
      </w:r>
    </w:p>
    <w:p w:rsidR="00000000" w:rsidDel="00000000" w:rsidP="00000000" w:rsidRDefault="00000000" w:rsidRPr="00000000">
      <w:pPr>
        <w:contextualSpacing w:val="0"/>
        <w:rPr>
          <w:rFonts w:ascii="Bitter" w:cs="Bitter" w:eastAsia="Bitter" w:hAnsi="Bitter"/>
          <w:b w:val="1"/>
          <w:color w:val="404040"/>
          <w:sz w:val="28"/>
          <w:szCs w:val="28"/>
          <w:highlight w:val="white"/>
        </w:rPr>
      </w:pPr>
      <w:r w:rsidDel="00000000" w:rsidR="00000000" w:rsidRPr="00000000">
        <w:rPr>
          <w:rFonts w:ascii="Bitter" w:cs="Bitter" w:eastAsia="Bitter" w:hAnsi="Bitter"/>
          <w:b w:val="1"/>
          <w:color w:val="404040"/>
          <w:sz w:val="28"/>
          <w:szCs w:val="28"/>
          <w:highlight w:val="white"/>
          <w:rtl w:val="0"/>
        </w:rPr>
        <w:t xml:space="preserve">SECTORS OF ISRAELI ECONOMY </w:t>
      </w:r>
    </w:p>
    <w:p w:rsidR="00000000" w:rsidDel="00000000" w:rsidP="00000000" w:rsidRDefault="00000000" w:rsidRPr="00000000">
      <w:pPr>
        <w:contextualSpacing w:val="0"/>
        <w:rPr>
          <w:rFonts w:ascii="Alike" w:cs="Alike" w:eastAsia="Alike" w:hAnsi="Alike"/>
          <w:sz w:val="28"/>
          <w:szCs w:val="28"/>
          <w:highlight w:val="white"/>
        </w:rPr>
      </w:pPr>
      <w:r w:rsidDel="00000000" w:rsidR="00000000" w:rsidRPr="00000000">
        <w:rPr>
          <w:rFonts w:ascii="Alike" w:cs="Alike" w:eastAsia="Alike" w:hAnsi="Alike"/>
          <w:color w:val="404040"/>
          <w:sz w:val="28"/>
          <w:szCs w:val="28"/>
          <w:highlight w:val="white"/>
          <w:rtl w:val="0"/>
        </w:rPr>
        <w:t xml:space="preserve">Israel is today an industrialized country with most of its manufacturing, including many traditional fields, based on intensive and sophisticated research &amp; development and hi-tech processes, tools, and machinery..</w:t>
      </w:r>
      <w:r w:rsidDel="00000000" w:rsidR="00000000" w:rsidRPr="00000000">
        <w:rPr>
          <w:rFonts w:ascii="Alike" w:cs="Alike" w:eastAsia="Alike" w:hAnsi="Alike"/>
          <w:sz w:val="28"/>
          <w:szCs w:val="28"/>
          <w:highlight w:val="white"/>
          <w:rtl w:val="0"/>
        </w:rPr>
        <w:t xml:space="preserve">The growth of the nation is closely correlated with its educated workforce, as research and development in many areas has spurned growth.</w:t>
      </w:r>
    </w:p>
    <w:p w:rsidR="00000000" w:rsidDel="00000000" w:rsidP="00000000" w:rsidRDefault="00000000" w:rsidRPr="00000000">
      <w:pPr>
        <w:contextualSpacing w:val="0"/>
        <w:rPr>
          <w:rFonts w:ascii="Alike" w:cs="Alike" w:eastAsia="Alike" w:hAnsi="Alike"/>
          <w:sz w:val="28"/>
          <w:szCs w:val="28"/>
          <w:highlight w:val="white"/>
        </w:rPr>
      </w:pPr>
      <w:r w:rsidDel="00000000" w:rsidR="00000000" w:rsidRPr="00000000">
        <w:rPr>
          <w:rFonts w:ascii="Alike" w:cs="Alike" w:eastAsia="Alike" w:hAnsi="Alike"/>
          <w:sz w:val="28"/>
          <w:szCs w:val="28"/>
          <w:highlight w:val="white"/>
          <w:rtl w:val="0"/>
        </w:rPr>
        <w:t xml:space="preserve">Here are the strongest parts of their economy,</w:t>
      </w:r>
    </w:p>
    <w:p w:rsidR="00000000" w:rsidDel="00000000" w:rsidP="00000000" w:rsidRDefault="00000000" w:rsidRPr="00000000">
      <w:pPr>
        <w:contextualSpacing w:val="0"/>
        <w:rPr>
          <w:color w:val="404040"/>
          <w:sz w:val="21"/>
          <w:szCs w:val="21"/>
          <w:highlight w:val="whit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4"/>
          <w:szCs w:val="24"/>
        </w:rPr>
      </w:pPr>
      <w:r w:rsidDel="00000000" w:rsidR="00000000" w:rsidRPr="00000000">
        <w:rPr>
          <w:b w:val="1"/>
          <w:sz w:val="24"/>
          <w:szCs w:val="24"/>
          <w:u w:val="single"/>
          <w:rtl w:val="0"/>
        </w:rPr>
        <w:t xml:space="preserve">Technology</w:t>
      </w:r>
    </w:p>
    <w:p w:rsidR="00000000" w:rsidDel="00000000" w:rsidP="00000000" w:rsidRDefault="00000000" w:rsidRPr="00000000">
      <w:pPr>
        <w:ind w:left="720" w:firstLine="360"/>
        <w:contextualSpacing w:val="0"/>
        <w:rPr>
          <w:rFonts w:ascii="Alike" w:cs="Alike" w:eastAsia="Alike" w:hAnsi="Alike"/>
          <w:color w:val="404040"/>
          <w:sz w:val="24"/>
          <w:szCs w:val="24"/>
        </w:rPr>
      </w:pPr>
      <w:r w:rsidDel="00000000" w:rsidR="00000000" w:rsidRPr="00000000">
        <w:rPr>
          <w:rFonts w:ascii="Alike" w:cs="Alike" w:eastAsia="Alike" w:hAnsi="Alike"/>
          <w:color w:val="404040"/>
          <w:sz w:val="24"/>
          <w:szCs w:val="24"/>
          <w:rtl w:val="0"/>
        </w:rPr>
        <w:t xml:space="preserve">The fastest growth rates are to be found in the hi-tech sectors. These sectors are skill and capital intensive and require sophisticated production techniques, as well as considerable investment in research and development, on which 4.9 percent of Israel's GDP is spent - the highest among OECD countries. The quality of this R&amp;D in Israel is ranked, according to U.N. experts, among the first 10 in the world. A successful contribution to all these is due to academic research institutes, which provide much of the basic R&amp;D, and venture capital.</w:t>
      </w:r>
      <w:r w:rsidDel="00000000" w:rsidR="00000000" w:rsidRPr="00000000">
        <w:rPr>
          <w:rFonts w:ascii="Alike" w:cs="Alike" w:eastAsia="Alike" w:hAnsi="Alike"/>
          <w:color w:val="404040"/>
          <w:sz w:val="24"/>
          <w:szCs w:val="24"/>
          <w:highlight w:val="white"/>
          <w:rtl w:val="0"/>
        </w:rPr>
        <w:t xml:space="preserve">The number of new start-ups is very high due to the extraordinary innovative talent in Israel, coupled with the availability of highly skilled manpower</w:t>
      </w:r>
      <w:r w:rsidDel="00000000" w:rsidR="00000000" w:rsidRPr="00000000">
        <w:rPr>
          <w:rtl w:val="0"/>
        </w:rPr>
      </w:r>
    </w:p>
    <w:p w:rsidR="00000000" w:rsidDel="00000000" w:rsidP="00000000" w:rsidRDefault="00000000" w:rsidRPr="00000000">
      <w:pPr>
        <w:ind w:left="720" w:firstLine="360"/>
        <w:contextualSpacing w:val="0"/>
        <w:rPr>
          <w:rFonts w:ascii="Alike" w:cs="Alike" w:eastAsia="Alike" w:hAnsi="Alike"/>
          <w:color w:val="404040"/>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4"/>
          <w:szCs w:val="24"/>
        </w:rPr>
      </w:pPr>
      <w:r w:rsidDel="00000000" w:rsidR="00000000" w:rsidRPr="00000000">
        <w:rPr>
          <w:b w:val="1"/>
          <w:sz w:val="24"/>
          <w:szCs w:val="24"/>
          <w:u w:val="single"/>
          <w:rtl w:val="0"/>
        </w:rPr>
        <w:t xml:space="preserve">Mining and Manufacturing</w:t>
      </w:r>
      <w:r w:rsidDel="00000000" w:rsidR="00000000" w:rsidRPr="00000000">
        <w:rPr>
          <w:color w:val="404040"/>
          <w:sz w:val="21"/>
          <w:szCs w:val="21"/>
          <w:highlight w:val="white"/>
          <w:u w:val="single"/>
          <w:rtl w:val="0"/>
        </w:rPr>
        <w:t xml:space="preserve">,</w:t>
      </w:r>
      <w:r w:rsidDel="00000000" w:rsidR="00000000" w:rsidRPr="00000000">
        <w:rPr>
          <w:rFonts w:ascii="Alike" w:cs="Alike" w:eastAsia="Alike" w:hAnsi="Alike"/>
          <w:sz w:val="24"/>
          <w:szCs w:val="24"/>
          <w:highlight w:val="white"/>
          <w:rtl w:val="0"/>
        </w:rPr>
        <w:t xml:space="preserve">Israel also has robust mining and manufacturing sectors. Also, potassium nitrate and phosphoric acid are two major exports from a plant in Haifa and oil pipelines run to the Mediterranean Sea as well.</w:t>
      </w:r>
      <w:r w:rsidDel="00000000" w:rsidR="00000000" w:rsidRPr="00000000">
        <w:rPr>
          <w:rFonts w:ascii="Alike" w:cs="Alike" w:eastAsia="Alike" w:hAnsi="Alike"/>
          <w:color w:val="404040"/>
          <w:sz w:val="24"/>
          <w:szCs w:val="24"/>
          <w:highlight w:val="white"/>
          <w:rtl w:val="0"/>
        </w:rPr>
        <w:t xml:space="preserve"> Israel is a leading world diamond manufacturing and trading center. the Israeli diamond industry is a world leader in both cutting-edge technologies and craftsmanship, thus ensuring the best yield of polished diamonds from the rough. </w:t>
      </w:r>
      <w:r w:rsidDel="00000000" w:rsidR="00000000" w:rsidRPr="00000000">
        <w:rPr>
          <w:rtl w:val="0"/>
        </w:rPr>
      </w:r>
    </w:p>
    <w:p w:rsidR="00000000" w:rsidDel="00000000" w:rsidP="00000000" w:rsidRDefault="00000000" w:rsidRPr="00000000">
      <w:pPr>
        <w:contextualSpacing w:val="0"/>
        <w:rPr>
          <w:rFonts w:ascii="Alike" w:cs="Alike" w:eastAsia="Alike" w:hAnsi="Alike"/>
          <w:b w:val="1"/>
          <w:sz w:val="24"/>
          <w:szCs w:val="24"/>
        </w:rPr>
      </w:pPr>
      <w:r w:rsidDel="00000000" w:rsidR="00000000" w:rsidRPr="00000000">
        <w:rPr>
          <w:rFonts w:ascii="Alike" w:cs="Alike" w:eastAsia="Alike" w:hAnsi="Alike"/>
          <w:b w:val="1"/>
          <w:sz w:val="24"/>
          <w:szCs w:val="24"/>
          <w:rtl w:val="0"/>
        </w:rPr>
        <w:t xml:space="preserve"> </w:t>
      </w:r>
    </w:p>
    <w:p w:rsidR="00000000" w:rsidDel="00000000" w:rsidP="00000000" w:rsidRDefault="00000000" w:rsidRPr="00000000">
      <w:pPr>
        <w:numPr>
          <w:ilvl w:val="0"/>
          <w:numId w:val="1"/>
        </w:numPr>
        <w:ind w:left="720" w:hanging="360"/>
        <w:contextualSpacing w:val="1"/>
        <w:rPr>
          <w:b w:val="1"/>
          <w:sz w:val="24"/>
          <w:szCs w:val="24"/>
        </w:rPr>
      </w:pPr>
      <w:r w:rsidDel="00000000" w:rsidR="00000000" w:rsidRPr="00000000">
        <w:rPr>
          <w:b w:val="1"/>
          <w:sz w:val="24"/>
          <w:szCs w:val="24"/>
          <w:u w:val="single"/>
          <w:rtl w:val="0"/>
        </w:rPr>
        <w:t xml:space="preserve">Tourism</w:t>
      </w:r>
    </w:p>
    <w:p w:rsidR="00000000" w:rsidDel="00000000" w:rsidP="00000000" w:rsidRDefault="00000000" w:rsidRPr="00000000">
      <w:pPr>
        <w:ind w:left="810" w:firstLine="0"/>
        <w:contextualSpacing w:val="0"/>
        <w:rPr>
          <w:color w:val="404040"/>
          <w:sz w:val="24"/>
          <w:szCs w:val="24"/>
        </w:rPr>
      </w:pPr>
      <w:r w:rsidDel="00000000" w:rsidR="00000000" w:rsidRPr="00000000">
        <w:rPr>
          <w:rFonts w:ascii="Alike" w:cs="Alike" w:eastAsia="Alike" w:hAnsi="Alike"/>
          <w:sz w:val="24"/>
          <w:szCs w:val="24"/>
          <w:rtl w:val="0"/>
        </w:rPr>
        <w:t xml:space="preserve">Israel is a popular spot for worldwide visitors, and the growth of the tourism industry has helped fuel the nation’s economy.</w:t>
      </w:r>
      <w:r w:rsidDel="00000000" w:rsidR="00000000" w:rsidRPr="00000000">
        <w:rPr>
          <w:color w:val="404040"/>
          <w:sz w:val="24"/>
          <w:szCs w:val="24"/>
          <w:rtl w:val="0"/>
        </w:rPr>
        <w:t xml:space="preserve">  Although this industry contributes less than 3% to the GNP, it has a foreign currency added value of 85 percent (making it the added-value leader among the country's export industries) and employs some 80,000 persons. This industry's large potential is yet to be exploited, as it is a major factor in Israel's economic growth plan.</w:t>
      </w:r>
    </w:p>
    <w:p w:rsidR="00000000" w:rsidDel="00000000" w:rsidP="00000000" w:rsidRDefault="00000000" w:rsidRPr="00000000">
      <w:pPr>
        <w:ind w:left="810" w:firstLine="0"/>
        <w:contextualSpacing w:val="0"/>
        <w:rPr>
          <w:color w:val="404040"/>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4"/>
          <w:szCs w:val="24"/>
        </w:rPr>
      </w:pPr>
      <w:r w:rsidDel="00000000" w:rsidR="00000000" w:rsidRPr="00000000">
        <w:rPr>
          <w:b w:val="1"/>
          <w:sz w:val="24"/>
          <w:szCs w:val="24"/>
          <w:u w:val="single"/>
          <w:rtl w:val="0"/>
        </w:rPr>
        <w:t xml:space="preserve">Transportation</w:t>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ind w:left="630" w:firstLine="0"/>
        <w:contextualSpacing w:val="0"/>
        <w:rPr>
          <w:rFonts w:ascii="Alike" w:cs="Alike" w:eastAsia="Alike" w:hAnsi="Alike"/>
          <w:sz w:val="24"/>
          <w:szCs w:val="24"/>
        </w:rPr>
      </w:pPr>
      <w:r w:rsidDel="00000000" w:rsidR="00000000" w:rsidRPr="00000000">
        <w:rPr>
          <w:rFonts w:ascii="Alike" w:cs="Alike" w:eastAsia="Alike" w:hAnsi="Alike"/>
          <w:sz w:val="24"/>
          <w:szCs w:val="24"/>
          <w:rtl w:val="0"/>
        </w:rPr>
        <w:t xml:space="preserve">Israel’s developed transportation system pays major dividends in its economic success. The highway system enables citizens to move freely and efficiently. Israel has three deepwater ports (two on the Mediterranean Sea and one of the Red Sea), and those provide access to the Atlantic and Indian oceans. Air transport has also helped play a role in the export of high-value goods from the high-tech sector.</w:t>
      </w:r>
    </w:p>
    <w:p w:rsidR="00000000" w:rsidDel="00000000" w:rsidP="00000000" w:rsidRDefault="00000000" w:rsidRPr="00000000">
      <w:pPr>
        <w:numPr>
          <w:ilvl w:val="0"/>
          <w:numId w:val="2"/>
        </w:numPr>
        <w:ind w:left="720" w:hanging="360"/>
        <w:contextualSpacing w:val="1"/>
        <w:rPr>
          <w:rFonts w:ascii="Alike" w:cs="Alike" w:eastAsia="Alike" w:hAnsi="Alike"/>
          <w:b w:val="1"/>
          <w:sz w:val="24"/>
          <w:szCs w:val="24"/>
        </w:rPr>
      </w:pPr>
      <w:r w:rsidDel="00000000" w:rsidR="00000000" w:rsidRPr="00000000">
        <w:rPr>
          <w:rFonts w:ascii="Alike" w:cs="Alike" w:eastAsia="Alike" w:hAnsi="Alike"/>
          <w:b w:val="1"/>
          <w:sz w:val="24"/>
          <w:szCs w:val="24"/>
          <w:u w:val="single"/>
          <w:rtl w:val="0"/>
        </w:rPr>
        <w:t xml:space="preserve">Agriculture</w:t>
      </w:r>
    </w:p>
    <w:p w:rsidR="00000000" w:rsidDel="00000000" w:rsidP="00000000" w:rsidRDefault="00000000" w:rsidRPr="00000000">
      <w:pPr>
        <w:ind w:left="630" w:firstLine="0"/>
        <w:contextualSpacing w:val="0"/>
        <w:rPr>
          <w:rFonts w:ascii="Alike" w:cs="Alike" w:eastAsia="Alike" w:hAnsi="Alike"/>
          <w:color w:val="404040"/>
          <w:sz w:val="24"/>
          <w:szCs w:val="24"/>
          <w:highlight w:val="white"/>
        </w:rPr>
      </w:pPr>
      <w:r w:rsidDel="00000000" w:rsidR="00000000" w:rsidRPr="00000000">
        <w:rPr>
          <w:rFonts w:ascii="Alike" w:cs="Alike" w:eastAsia="Alike" w:hAnsi="Alike"/>
          <w:b w:val="1"/>
          <w:sz w:val="24"/>
          <w:szCs w:val="24"/>
          <w:rtl w:val="0"/>
        </w:rPr>
        <w:t xml:space="preserve"> </w:t>
      </w:r>
      <w:r w:rsidDel="00000000" w:rsidR="00000000" w:rsidRPr="00000000">
        <w:rPr>
          <w:rFonts w:ascii="Alike" w:cs="Alike" w:eastAsia="Alike" w:hAnsi="Alike"/>
          <w:color w:val="404040"/>
          <w:sz w:val="24"/>
          <w:szCs w:val="24"/>
          <w:highlight w:val="white"/>
          <w:rtl w:val="0"/>
        </w:rPr>
        <w:t xml:space="preserve">Israel’s agricultural sector is characterized by an intensive system of production for overcoming  the scarcity in natural resources, particularly water and cultivable land. The constant growth in agricultural production is due to the close cooperation and combined effort of researchers, farmers, and agriculture-related industries. Together they have developed and are applying new methods in all agricultural branches. The result is modern agriculture in a country more than half of whose area is desert. Their main agriculture products are citrus, vegetables, cotton, poultry etc.</w:t>
      </w:r>
    </w:p>
    <w:p w:rsidR="00000000" w:rsidDel="00000000" w:rsidP="00000000" w:rsidRDefault="00000000" w:rsidRPr="00000000">
      <w:pPr>
        <w:ind w:left="630" w:firstLine="0"/>
        <w:contextualSpacing w:val="0"/>
        <w:rPr>
          <w:rFonts w:ascii="Alike" w:cs="Alike" w:eastAsia="Alike" w:hAnsi="Alike"/>
          <w:color w:val="404040"/>
          <w:sz w:val="24"/>
          <w:szCs w:val="24"/>
          <w:highlight w:val="white"/>
        </w:rPr>
      </w:pPr>
      <w:r w:rsidDel="00000000" w:rsidR="00000000" w:rsidRPr="00000000">
        <w:rPr>
          <w:rtl w:val="0"/>
        </w:rPr>
      </w:r>
    </w:p>
    <w:p w:rsidR="00000000" w:rsidDel="00000000" w:rsidP="00000000" w:rsidRDefault="00000000" w:rsidRPr="00000000">
      <w:pPr>
        <w:ind w:left="630" w:firstLine="0"/>
        <w:contextualSpacing w:val="0"/>
        <w:rPr>
          <w:rFonts w:ascii="Alike" w:cs="Alike" w:eastAsia="Alike" w:hAnsi="Alike"/>
          <w:color w:val="404040"/>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Bitter" w:cs="Bitter" w:eastAsia="Bitter" w:hAnsi="Bitter"/>
          <w:b w:val="1"/>
          <w:color w:val="404040"/>
          <w:sz w:val="28"/>
          <w:szCs w:val="28"/>
          <w:highlight w:val="white"/>
        </w:rPr>
      </w:pPr>
      <w:r w:rsidDel="00000000" w:rsidR="00000000" w:rsidRPr="00000000">
        <w:rPr>
          <w:rFonts w:ascii="Bitter" w:cs="Bitter" w:eastAsia="Bitter" w:hAnsi="Bitter"/>
          <w:b w:val="1"/>
          <w:color w:val="404040"/>
          <w:sz w:val="28"/>
          <w:szCs w:val="28"/>
          <w:highlight w:val="white"/>
          <w:rtl w:val="0"/>
        </w:rPr>
        <w:t xml:space="preserve">TOP ISRAELI COMPANIES</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StoreDot - battery charger</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Mobileye- car crash detector</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Cortica - image identification platform</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Gett - ride-hailing service</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Waze- navigation app</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Mindspace - workspace provider</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Flytrex - drone delivery service</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Viber - instant messaging platform</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Airobotics - surveillance and industrial drones</w:t>
      </w:r>
    </w:p>
    <w:p w:rsidR="00000000" w:rsidDel="00000000" w:rsidP="00000000" w:rsidRDefault="00000000" w:rsidRPr="00000000">
      <w:pPr>
        <w:numPr>
          <w:ilvl w:val="0"/>
          <w:numId w:val="5"/>
        </w:numPr>
        <w:ind w:left="720" w:hanging="360"/>
        <w:contextualSpacing w:val="1"/>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tl w:val="0"/>
        </w:rPr>
        <w:t xml:space="preserve">Via - ride-sharing service</w:t>
      </w:r>
    </w:p>
    <w:p w:rsidR="00000000" w:rsidDel="00000000" w:rsidP="00000000" w:rsidRDefault="00000000" w:rsidRPr="00000000">
      <w:pPr>
        <w:contextualSpacing w:val="0"/>
        <w:rPr>
          <w:rFonts w:ascii="Alike" w:cs="Alike" w:eastAsia="Alike" w:hAnsi="Alike"/>
          <w:b w:val="1"/>
          <w:color w:val="404040"/>
          <w:sz w:val="24"/>
          <w:szCs w:val="24"/>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b w:val="1"/>
          <w:color w:val="404040"/>
          <w:sz w:val="24"/>
          <w:szCs w:val="24"/>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b w:val="1"/>
          <w:color w:val="404040"/>
          <w:sz w:val="24"/>
          <w:szCs w:val="24"/>
          <w:highlight w:val="white"/>
        </w:rPr>
      </w:pPr>
      <w:r w:rsidDel="00000000" w:rsidR="00000000" w:rsidRPr="00000000">
        <w:rPr>
          <w:rFonts w:ascii="Alike" w:cs="Alike" w:eastAsia="Alike" w:hAnsi="Alike"/>
          <w:b w:val="1"/>
          <w:color w:val="404040"/>
          <w:sz w:val="24"/>
          <w:szCs w:val="24"/>
          <w:highlight w:val="white"/>
        </w:rPr>
        <w:drawing>
          <wp:inline distB="114300" distT="114300" distL="114300" distR="114300">
            <wp:extent cx="4814888" cy="2246397"/>
            <wp:effectExtent b="0" l="0" r="0" t="0"/>
            <wp:docPr descr="Israel GDP per capita" id="5" name="image11.png"/>
            <a:graphic>
              <a:graphicData uri="http://schemas.openxmlformats.org/drawingml/2006/picture">
                <pic:pic>
                  <pic:nvPicPr>
                    <pic:cNvPr descr="Israel GDP per capita" id="0" name="image11.png"/>
                    <pic:cNvPicPr preferRelativeResize="0"/>
                  </pic:nvPicPr>
                  <pic:blipFill>
                    <a:blip r:embed="rId5"/>
                    <a:srcRect b="0" l="0" r="0" t="0"/>
                    <a:stretch>
                      <a:fillRect/>
                    </a:stretch>
                  </pic:blipFill>
                  <pic:spPr>
                    <a:xfrm>
                      <a:off x="0" y="0"/>
                      <a:ext cx="4814888" cy="22463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itter" w:cs="Bitter" w:eastAsia="Bitter" w:hAnsi="Bitter"/>
          <w:b w:val="1"/>
          <w:color w:val="404040"/>
          <w:sz w:val="20"/>
          <w:szCs w:val="20"/>
          <w:shd w:fill="d9d9d9" w:val="clear"/>
        </w:rPr>
      </w:pPr>
      <w:r w:rsidDel="00000000" w:rsidR="00000000" w:rsidRPr="00000000">
        <w:rPr>
          <w:rFonts w:ascii="Alike" w:cs="Alike" w:eastAsia="Alike" w:hAnsi="Alike"/>
          <w:b w:val="1"/>
          <w:color w:val="404040"/>
          <w:sz w:val="24"/>
          <w:szCs w:val="24"/>
          <w:highlight w:val="white"/>
          <w:rtl w:val="0"/>
        </w:rPr>
        <w:t xml:space="preserve">                                                      </w:t>
      </w:r>
      <w:r w:rsidDel="00000000" w:rsidR="00000000" w:rsidRPr="00000000">
        <w:rPr>
          <w:rFonts w:ascii="Bitter" w:cs="Bitter" w:eastAsia="Bitter" w:hAnsi="Bitter"/>
          <w:b w:val="1"/>
          <w:color w:val="404040"/>
          <w:sz w:val="20"/>
          <w:szCs w:val="20"/>
          <w:shd w:fill="d9d9d9" w:val="clear"/>
          <w:rtl w:val="0"/>
        </w:rPr>
        <w:t xml:space="preserve"> ISRAEL GDP PER CAPITA</w:t>
      </w:r>
    </w:p>
    <w:p w:rsidR="00000000" w:rsidDel="00000000" w:rsidP="00000000" w:rsidRDefault="00000000" w:rsidRPr="00000000">
      <w:pPr>
        <w:contextualSpacing w:val="0"/>
        <w:rPr>
          <w:rFonts w:ascii="Alike" w:cs="Alike" w:eastAsia="Alike" w:hAnsi="Alike"/>
          <w:b w:val="1"/>
          <w:color w:val="404040"/>
          <w:sz w:val="24"/>
          <w:szCs w:val="24"/>
          <w:highlight w:val="white"/>
        </w:rPr>
      </w:pPr>
      <w:r w:rsidDel="00000000" w:rsidR="00000000" w:rsidRPr="00000000">
        <w:rPr>
          <w:rtl w:val="0"/>
        </w:rPr>
      </w:r>
    </w:p>
    <w:p w:rsidR="00000000" w:rsidDel="00000000" w:rsidP="00000000" w:rsidRDefault="00000000" w:rsidRPr="00000000">
      <w:pPr>
        <w:contextualSpacing w:val="0"/>
        <w:rPr>
          <w:rFonts w:ascii="Alike" w:cs="Alike" w:eastAsia="Alike" w:hAnsi="Alike"/>
          <w:b w:val="1"/>
          <w:color w:val="404040"/>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Bitter" w:cs="Bitter" w:eastAsia="Bitter" w:hAnsi="Bitter"/>
          <w:b w:val="1"/>
          <w:sz w:val="28"/>
          <w:szCs w:val="28"/>
        </w:rPr>
      </w:pPr>
      <w:r w:rsidDel="00000000" w:rsidR="00000000" w:rsidRPr="00000000">
        <w:rPr>
          <w:rFonts w:ascii="Bitter" w:cs="Bitter" w:eastAsia="Bitter" w:hAnsi="Bitter"/>
          <w:b w:val="1"/>
          <w:sz w:val="28"/>
          <w:szCs w:val="28"/>
          <w:rtl w:val="0"/>
        </w:rPr>
        <w:t xml:space="preserve">SOME QUICK ‘GDP’ FACTS</w:t>
      </w:r>
    </w:p>
    <w:p w:rsidR="00000000" w:rsidDel="00000000" w:rsidP="00000000" w:rsidRDefault="00000000" w:rsidRPr="00000000">
      <w:pPr>
        <w:ind w:left="630" w:firstLine="0"/>
        <w:contextualSpacing w:val="0"/>
        <w:rPr>
          <w:rFonts w:ascii="Alike" w:cs="Alike" w:eastAsia="Alike" w:hAnsi="Alike"/>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growth rate = 0.70%</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annual growth rate = 2.9%</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growth annualized = 2.7%</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per capita = 33783.00 (USD)</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per capita PPP = 32612.7 (USD)</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GDP constant prices = 309608.70 (ILS Million)</w:t>
      </w:r>
    </w:p>
    <w:p w:rsidR="00000000" w:rsidDel="00000000" w:rsidP="00000000" w:rsidRDefault="00000000" w:rsidRPr="00000000">
      <w:pPr>
        <w:numPr>
          <w:ilvl w:val="0"/>
          <w:numId w:val="3"/>
        </w:numPr>
        <w:ind w:left="720" w:hanging="360"/>
        <w:contextualSpacing w:val="1"/>
        <w:rPr>
          <w:rFonts w:ascii="Alike" w:cs="Alike" w:eastAsia="Alike" w:hAnsi="Alike"/>
          <w:sz w:val="24"/>
          <w:szCs w:val="24"/>
          <w:u w:val="none"/>
        </w:rPr>
      </w:pPr>
      <w:r w:rsidDel="00000000" w:rsidR="00000000" w:rsidRPr="00000000">
        <w:rPr>
          <w:rFonts w:ascii="Alike" w:cs="Alike" w:eastAsia="Alike" w:hAnsi="Alike"/>
          <w:sz w:val="24"/>
          <w:szCs w:val="24"/>
          <w:rtl w:val="0"/>
        </w:rPr>
        <w:t xml:space="preserve">Gross National Product = 310905.90 (ILS Million)</w:t>
      </w:r>
      <w:r w:rsidDel="00000000" w:rsidR="00000000" w:rsidRPr="00000000">
        <w:rPr>
          <w:rFonts w:ascii="Alike" w:cs="Alike" w:eastAsia="Alike" w:hAnsi="Alike"/>
          <w:sz w:val="24"/>
          <w:szCs w:val="24"/>
        </w:rPr>
        <w:drawing>
          <wp:inline distB="114300" distT="114300" distL="114300" distR="114300">
            <wp:extent cx="5181302" cy="2619375"/>
            <wp:effectExtent b="0" l="0" r="0" t="0"/>
            <wp:docPr descr="Image result for economy of israel" id="6" name="image12.png"/>
            <a:graphic>
              <a:graphicData uri="http://schemas.openxmlformats.org/drawingml/2006/picture">
                <pic:pic>
                  <pic:nvPicPr>
                    <pic:cNvPr descr="Image result for economy of israel" id="0" name="image12.png"/>
                    <pic:cNvPicPr preferRelativeResize="0"/>
                  </pic:nvPicPr>
                  <pic:blipFill>
                    <a:blip r:embed="rId6"/>
                    <a:srcRect b="0" l="0" r="0" t="0"/>
                    <a:stretch>
                      <a:fillRect/>
                    </a:stretch>
                  </pic:blipFill>
                  <pic:spPr>
                    <a:xfrm>
                      <a:off x="0" y="0"/>
                      <a:ext cx="5181302"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like" w:cs="Alike" w:eastAsia="Alike" w:hAnsi="Alike"/>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b w:val="1"/>
          <w:sz w:val="28"/>
          <w:szCs w:val="28"/>
          <w:shd w:fill="ead1dc" w:val="clear"/>
        </w:rPr>
      </w:pPr>
      <w:r w:rsidDel="00000000" w:rsidR="00000000" w:rsidRPr="00000000">
        <w:rPr>
          <w:rFonts w:ascii="Courier New" w:cs="Courier New" w:eastAsia="Courier New" w:hAnsi="Courier New"/>
          <w:b w:val="1"/>
          <w:sz w:val="28"/>
          <w:szCs w:val="28"/>
          <w:shd w:fill="ead1dc" w:val="clear"/>
          <w:rtl w:val="0"/>
        </w:rPr>
        <w:t xml:space="preserve">ISRAEL IS EXPECTED TO BECOME WORLD’S 15TH BIGGEST ECONOMY BY 2025!</w:t>
      </w:r>
    </w:p>
    <w:p w:rsidR="00000000" w:rsidDel="00000000" w:rsidP="00000000" w:rsidRDefault="00000000" w:rsidRPr="00000000">
      <w:pPr>
        <w:contextualSpacing w:val="0"/>
        <w:rPr>
          <w:rFonts w:ascii="Courier New" w:cs="Courier New" w:eastAsia="Courier New" w:hAnsi="Courier New"/>
          <w:b w:val="1"/>
          <w:sz w:val="28"/>
          <w:szCs w:val="28"/>
          <w:highlight w:val="white"/>
        </w:rPr>
      </w:pPr>
      <w:r w:rsidDel="00000000" w:rsidR="00000000" w:rsidRPr="00000000">
        <w:rPr>
          <w:rtl w:val="0"/>
        </w:rPr>
      </w:r>
    </w:p>
    <w:p w:rsidR="00000000" w:rsidDel="00000000" w:rsidP="00000000" w:rsidRDefault="00000000" w:rsidRPr="00000000">
      <w:pPr>
        <w:contextualSpacing w:val="0"/>
        <w:rPr>
          <w:rFonts w:ascii="Bitter" w:cs="Bitter" w:eastAsia="Bitter" w:hAnsi="Bitter"/>
          <w:b w:val="1"/>
          <w:sz w:val="32"/>
          <w:szCs w:val="32"/>
          <w:highlight w:val="white"/>
        </w:rPr>
      </w:pPr>
      <w:r w:rsidDel="00000000" w:rsidR="00000000" w:rsidRPr="00000000">
        <w:rPr>
          <w:rFonts w:ascii="Bitter" w:cs="Bitter" w:eastAsia="Bitter" w:hAnsi="Bitter"/>
          <w:b w:val="1"/>
          <w:sz w:val="32"/>
          <w:szCs w:val="32"/>
          <w:highlight w:val="white"/>
          <w:rtl w:val="0"/>
        </w:rPr>
        <w:t xml:space="preserve">EXPORTS AND IMPORTS</w:t>
      </w:r>
    </w:p>
    <w:p w:rsidR="00000000" w:rsidDel="00000000" w:rsidP="00000000" w:rsidRDefault="00000000" w:rsidRPr="00000000">
      <w:pPr>
        <w:numPr>
          <w:ilvl w:val="0"/>
          <w:numId w:val="4"/>
        </w:numPr>
        <w:ind w:left="720" w:hanging="360"/>
        <w:contextualSpacing w:val="1"/>
        <w:rPr>
          <w:rFonts w:ascii="Alike" w:cs="Alike" w:eastAsia="Alike" w:hAnsi="Alike"/>
          <w:b w:val="1"/>
          <w:sz w:val="28"/>
          <w:szCs w:val="28"/>
          <w:highlight w:val="white"/>
          <w:u w:val="none"/>
        </w:rPr>
      </w:pPr>
      <w:r w:rsidDel="00000000" w:rsidR="00000000" w:rsidRPr="00000000">
        <w:rPr>
          <w:rFonts w:ascii="Alike" w:cs="Alike" w:eastAsia="Alike" w:hAnsi="Alike"/>
          <w:b w:val="1"/>
          <w:sz w:val="28"/>
          <w:szCs w:val="28"/>
          <w:highlight w:val="white"/>
          <w:rtl w:val="0"/>
        </w:rPr>
        <w:t xml:space="preserve">According to Economic Complexity Index (ECI), Israel is the 42nd largest export economy in the world.</w:t>
      </w:r>
    </w:p>
    <w:p w:rsidR="00000000" w:rsidDel="00000000" w:rsidP="00000000" w:rsidRDefault="00000000" w:rsidRPr="00000000">
      <w:pPr>
        <w:numPr>
          <w:ilvl w:val="0"/>
          <w:numId w:val="4"/>
        </w:numPr>
        <w:ind w:left="720" w:hanging="360"/>
        <w:contextualSpacing w:val="1"/>
        <w:rPr>
          <w:rFonts w:ascii="Alike" w:cs="Alike" w:eastAsia="Alike" w:hAnsi="Alike"/>
          <w:b w:val="1"/>
          <w:sz w:val="28"/>
          <w:szCs w:val="28"/>
          <w:highlight w:val="white"/>
          <w:u w:val="none"/>
        </w:rPr>
      </w:pPr>
      <w:r w:rsidDel="00000000" w:rsidR="00000000" w:rsidRPr="00000000">
        <w:rPr>
          <w:rFonts w:ascii="Alike" w:cs="Alike" w:eastAsia="Alike" w:hAnsi="Alike"/>
          <w:b w:val="1"/>
          <w:sz w:val="28"/>
          <w:szCs w:val="28"/>
          <w:highlight w:val="white"/>
          <w:rtl w:val="0"/>
        </w:rPr>
        <w:t xml:space="preserve">In 2015, Israel exported $65.4B and imported $59.9B </w:t>
      </w:r>
    </w:p>
    <w:p w:rsidR="00000000" w:rsidDel="00000000" w:rsidP="00000000" w:rsidRDefault="00000000" w:rsidRPr="00000000">
      <w:pPr>
        <w:numPr>
          <w:ilvl w:val="0"/>
          <w:numId w:val="4"/>
        </w:numPr>
        <w:ind w:left="-270" w:hanging="360"/>
        <w:contextualSpacing w:val="1"/>
        <w:rPr>
          <w:rFonts w:ascii="Alike" w:cs="Alike" w:eastAsia="Alike" w:hAnsi="Alike"/>
          <w:b w:val="1"/>
          <w:sz w:val="28"/>
          <w:szCs w:val="28"/>
          <w:highlight w:val="white"/>
          <w:u w:val="none"/>
        </w:rPr>
      </w:pPr>
      <w:r w:rsidDel="00000000" w:rsidR="00000000" w:rsidRPr="00000000">
        <w:rPr>
          <w:rFonts w:ascii="Alike" w:cs="Alike" w:eastAsia="Alike" w:hAnsi="Alike"/>
          <w:b w:val="1"/>
          <w:sz w:val="28"/>
          <w:szCs w:val="28"/>
          <w:highlight w:val="white"/>
          <w:rtl w:val="0"/>
        </w:rPr>
        <w:t xml:space="preserve">Their exports data is as follows</w:t>
      </w:r>
      <w:r w:rsidDel="00000000" w:rsidR="00000000" w:rsidRPr="00000000">
        <w:rPr>
          <w:rFonts w:ascii="Alike" w:cs="Alike" w:eastAsia="Alike" w:hAnsi="Alike"/>
          <w:b w:val="1"/>
          <w:sz w:val="28"/>
          <w:szCs w:val="28"/>
          <w:highlight w:val="white"/>
        </w:rPr>
        <w:drawing>
          <wp:inline distB="114300" distT="114300" distL="114300" distR="114300">
            <wp:extent cx="6748463" cy="20955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48463" cy="2095500"/>
                    </a:xfrm>
                    <a:prstGeom prst="rect"/>
                    <a:ln/>
                  </pic:spPr>
                </pic:pic>
              </a:graphicData>
            </a:graphic>
          </wp:inline>
        </w:drawing>
      </w:r>
      <w:r w:rsidDel="00000000" w:rsidR="00000000" w:rsidRPr="00000000">
        <w:rPr>
          <w:rtl w:val="0"/>
        </w:rPr>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Fonts w:ascii="Alike" w:cs="Alike" w:eastAsia="Alike" w:hAnsi="Alike"/>
          <w:b w:val="1"/>
          <w:sz w:val="28"/>
          <w:szCs w:val="28"/>
          <w:highlight w:val="white"/>
        </w:rPr>
        <w:drawing>
          <wp:inline distB="114300" distT="114300" distL="114300" distR="114300">
            <wp:extent cx="6796088" cy="315277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796088" cy="3152775"/>
                    </a:xfrm>
                    <a:prstGeom prst="rect"/>
                    <a:ln/>
                  </pic:spPr>
                </pic:pic>
              </a:graphicData>
            </a:graphic>
          </wp:inline>
        </w:drawing>
      </w:r>
      <w:r w:rsidDel="00000000" w:rsidR="00000000" w:rsidRPr="00000000">
        <w:rPr>
          <w:rtl w:val="0"/>
        </w:rPr>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tl w:val="0"/>
        </w:rPr>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tl w:val="0"/>
        </w:rPr>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tl w:val="0"/>
        </w:rPr>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Fonts w:ascii="Alike" w:cs="Alike" w:eastAsia="Alike" w:hAnsi="Alike"/>
          <w:b w:val="1"/>
          <w:sz w:val="28"/>
          <w:szCs w:val="28"/>
          <w:highlight w:val="white"/>
          <w:rtl w:val="0"/>
        </w:rPr>
        <w:t xml:space="preserve">4. Their import data is as follows</w:t>
      </w:r>
    </w:p>
    <w:p w:rsidR="00000000" w:rsidDel="00000000" w:rsidP="00000000" w:rsidRDefault="00000000" w:rsidRPr="00000000">
      <w:pPr>
        <w:ind w:left="-270" w:firstLine="0"/>
        <w:contextualSpacing w:val="0"/>
        <w:rPr>
          <w:rFonts w:ascii="Alike" w:cs="Alike" w:eastAsia="Alike" w:hAnsi="Alike"/>
          <w:b w:val="1"/>
          <w:sz w:val="28"/>
          <w:szCs w:val="28"/>
          <w:highlight w:val="white"/>
        </w:rPr>
      </w:pPr>
      <w:r w:rsidDel="00000000" w:rsidR="00000000" w:rsidRPr="00000000">
        <w:rPr>
          <w:rFonts w:ascii="Alike" w:cs="Alike" w:eastAsia="Alike" w:hAnsi="Alike"/>
          <w:b w:val="1"/>
          <w:sz w:val="28"/>
          <w:szCs w:val="28"/>
          <w:highlight w:val="white"/>
        </w:rPr>
        <w:drawing>
          <wp:inline distB="114300" distT="114300" distL="114300" distR="114300">
            <wp:extent cx="6834188" cy="2420441"/>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834188" cy="2420441"/>
                    </a:xfrm>
                    <a:prstGeom prst="rect"/>
                    <a:ln/>
                  </pic:spPr>
                </pic:pic>
              </a:graphicData>
            </a:graphic>
          </wp:inline>
        </w:drawing>
      </w:r>
      <w:r w:rsidDel="00000000" w:rsidR="00000000" w:rsidRPr="00000000">
        <w:rPr>
          <w:rFonts w:ascii="Alike" w:cs="Alike" w:eastAsia="Alike" w:hAnsi="Alike"/>
          <w:b w:val="1"/>
          <w:sz w:val="28"/>
          <w:szCs w:val="28"/>
          <w:highlight w:val="white"/>
        </w:rPr>
        <w:drawing>
          <wp:inline distB="114300" distT="114300" distL="114300" distR="114300">
            <wp:extent cx="6825641" cy="2395538"/>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25641" cy="2395538"/>
                    </a:xfrm>
                    <a:prstGeom prst="rect"/>
                    <a:ln/>
                  </pic:spPr>
                </pic:pic>
              </a:graphicData>
            </a:graphic>
          </wp:inline>
        </w:drawing>
      </w:r>
      <w:r w:rsidDel="00000000" w:rsidR="00000000" w:rsidRPr="00000000">
        <w:rPr>
          <w:rtl w:val="0"/>
        </w:rPr>
      </w:r>
    </w:p>
    <w:sectPr>
      <w:headerReference r:id="rId11" w:type="default"/>
      <w:pgSz w:h="15840" w:w="12240"/>
      <w:pgMar w:bottom="1440" w:top="1440" w:left="1440" w:right="1440" w:header="0"/>
      <w:pgNumType w:start="1"/>
      <w:sectPrChange w:author="Rochan Avlur" w:id="0" w:date="2017-09-05T22:45:06Z">
        <w:sectPr w:rsidR="000000" w:rsidDel="000000" w:rsidRPr="000000" w:rsidSect="000000">
          <w:pgMar w:bottom="1440" w:top="1440" w:left="1440" w:right="1440" w:header="0"/>
          <w:pgNumType w:start="1"/>
          <w:pgSz w:h="15840" w:w="12240"/>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Bitter">
    <w:embedRegular w:fontKey="{00000000-0000-0000-0000-000000000000}" r:id="rId1" w:subsetted="0"/>
    <w:embedBold w:fontKey="{00000000-0000-0000-0000-000000000000}" r:id="rId2" w:subsetted="0"/>
    <w:embedItalic w:fontKey="{00000000-0000-0000-0000-000000000000}" r:id="rId3" w:subsetted="0"/>
  </w:font>
  <w:font w:name="Alike">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ins w:author="Rochan Avlur" w:id="1" w:date="2017-09-05T22:45:06Z"/>
        <w:rPrChange w:author="Rochan Avlur" w:id="0" w:date="2017-09-05T22:45:06Z">
          <w:rPr>
            <w:rFonts w:ascii="Courier New" w:cs="Courier New" w:eastAsia="Courier New" w:hAnsi="Courier New"/>
            <w:b w:val="1"/>
            <w:sz w:val="28"/>
            <w:szCs w:val="28"/>
            <w:highlight w:val="white"/>
          </w:rPr>
        </w:rPrChange>
      </w:rPr>
    </w:pPr>
    <w:ins w:author="Rochan Avlur" w:id="1" w:date="2017-09-05T22:45:06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image" Target="media/image9.png"/><Relationship Id="rId9" Type="http://schemas.openxmlformats.org/officeDocument/2006/relationships/image" Target="media/image7.png"/><Relationship Id="rId5" Type="http://schemas.openxmlformats.org/officeDocument/2006/relationships/image" Target="media/image11.png"/><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itter-regular.ttf"/><Relationship Id="rId2" Type="http://schemas.openxmlformats.org/officeDocument/2006/relationships/font" Target="fonts/Bitter-bold.ttf"/><Relationship Id="rId3" Type="http://schemas.openxmlformats.org/officeDocument/2006/relationships/font" Target="fonts/Bitter-italic.ttf"/><Relationship Id="rId4" Type="http://schemas.openxmlformats.org/officeDocument/2006/relationships/font" Target="fonts/Alike-regular.ttf"/></Relationships>
</file>